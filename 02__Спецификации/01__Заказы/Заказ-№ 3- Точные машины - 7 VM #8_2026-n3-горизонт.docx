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6DF4" w14:textId="249F6D5A" w:rsidR="003C3C83" w:rsidRPr="003C3C83" w:rsidRDefault="003C3C83" w:rsidP="003C3C83">
      <w:pPr>
        <w:jc w:val="right"/>
        <w:rPr>
          <w:b/>
          <w:bCs/>
        </w:rPr>
      </w:pPr>
      <w:r>
        <w:rPr>
          <w:b/>
          <w:bCs/>
        </w:rPr>
        <w:t>Приложение №</w:t>
      </w:r>
      <w:r w:rsidR="007B5307" w:rsidRPr="007B5307">
        <w:rPr>
          <w:b/>
          <w:bCs/>
        </w:rPr>
        <w:t>4</w:t>
      </w:r>
      <w:r>
        <w:rPr>
          <w:b/>
          <w:bCs/>
        </w:rPr>
        <w:br/>
        <w:t>к договору №27/2025</w:t>
      </w:r>
      <w:r>
        <w:rPr>
          <w:b/>
          <w:bCs/>
        </w:rPr>
        <w:br/>
        <w:t>от 13 ноября 2025</w:t>
      </w:r>
    </w:p>
    <w:p w14:paraId="62E7368C" w14:textId="609B1C75" w:rsidR="003C3C83" w:rsidRPr="003C3C83" w:rsidRDefault="003C3C83" w:rsidP="003C3C83">
      <w:pPr>
        <w:jc w:val="center"/>
        <w:rPr>
          <w:b/>
          <w:bCs/>
        </w:rPr>
      </w:pPr>
      <w:r>
        <w:rPr>
          <w:b/>
          <w:bCs/>
        </w:rPr>
        <w:br/>
      </w:r>
      <w:r w:rsidRPr="003C3C83">
        <w:rPr>
          <w:b/>
          <w:bCs/>
        </w:rPr>
        <w:t>ЗАКАЗ №</w:t>
      </w:r>
      <w:del w:id="0" w:author="Иван Кукушкин" w:date="2026-09-30T20:15:00Z" w16du:dateUtc="2026-09-30T16:15:00Z">
        <w:r w:rsidRPr="003C3C83" w:rsidDel="00622F2D">
          <w:rPr>
            <w:b/>
            <w:bCs/>
          </w:rPr>
          <w:delText xml:space="preserve"> </w:delText>
        </w:r>
        <w:r w:rsidR="007B5307" w:rsidRPr="006608E6" w:rsidDel="00622F2D">
          <w:rPr>
            <w:b/>
            <w:bCs/>
          </w:rPr>
          <w:delText>5</w:delText>
        </w:r>
      </w:del>
      <w:ins w:id="1" w:author="Иван Кукушкин" w:date="2026-09-30T20:15:00Z" w16du:dateUtc="2026-09-30T16:15:00Z">
        <w:r w:rsidR="00622F2D">
          <w:rPr>
            <w:b/>
            <w:bCs/>
          </w:rPr>
          <w:t xml:space="preserve"> 3</w:t>
        </w:r>
      </w:ins>
      <w:r>
        <w:rPr>
          <w:b/>
          <w:bCs/>
        </w:rPr>
        <w:t xml:space="preserve"> от 25.09.2026</w:t>
      </w:r>
    </w:p>
    <w:p w14:paraId="23228E3E" w14:textId="72DAF05A" w:rsidR="003C3C83" w:rsidRPr="003C3C83" w:rsidRDefault="003C3C83" w:rsidP="003C3C83">
      <w:pPr>
        <w:jc w:val="center"/>
      </w:pPr>
      <w:r w:rsidRPr="003C3C83">
        <w:rPr>
          <w:b/>
          <w:bCs/>
        </w:rPr>
        <w:t>на подготовку технико-коммерческого предложения (ТКП)</w:t>
      </w:r>
    </w:p>
    <w:p w14:paraId="40DAF3FE" w14:textId="69EADF07" w:rsidR="003C3C83" w:rsidRPr="003C3C83" w:rsidRDefault="003C3C83" w:rsidP="003C3C83">
      <w:r w:rsidRPr="003C3C83">
        <w:rPr>
          <w:b/>
          <w:bCs/>
        </w:rPr>
        <w:t>Предмет:</w:t>
      </w:r>
      <w:r w:rsidRPr="003C3C83">
        <w:t> </w:t>
      </w:r>
      <w:r w:rsidR="007B5307" w:rsidRPr="007B5307">
        <w:t>Реверс-инжиниринг устройств WATE Technology (далее — Изделия).</w:t>
      </w:r>
    </w:p>
    <w:p w14:paraId="1C2E8963" w14:textId="77777777" w:rsidR="007B5307" w:rsidRDefault="007B5307">
      <w:pPr>
        <w:rPr>
          <w:b/>
          <w:bCs/>
        </w:rPr>
      </w:pPr>
      <w:r>
        <w:rPr>
          <w:b/>
          <w:bCs/>
          <w:lang w:val="en-US"/>
        </w:rPr>
        <w:t xml:space="preserve">1. </w:t>
      </w:r>
      <w:r>
        <w:rPr>
          <w:b/>
          <w:bCs/>
        </w:rPr>
        <w:t>Перечень оборудования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603"/>
        <w:gridCol w:w="1702"/>
        <w:gridCol w:w="2279"/>
        <w:gridCol w:w="2022"/>
        <w:gridCol w:w="1278"/>
      </w:tblGrid>
      <w:tr w:rsidR="00623282" w:rsidRPr="007B5307" w14:paraId="5F1A2EBA" w14:textId="77777777" w:rsidTr="001F236C">
        <w:trPr>
          <w:trHeight w:val="23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4E7D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№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1F032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Модель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87F64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Тип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CEE7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Габариты, мм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A473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Ячейки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8BED2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ОС</w:t>
            </w:r>
          </w:p>
        </w:tc>
      </w:tr>
      <w:tr w:rsidR="00623282" w:rsidRPr="007B5307" w14:paraId="01B6D831" w14:textId="77777777" w:rsidTr="001F236C">
        <w:trPr>
          <w:trHeight w:val="44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78DB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1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1085" w14:textId="12A58D43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 xml:space="preserve">L8050 </w:t>
            </w:r>
            <w:r w:rsidRPr="00623282">
              <w:rPr>
                <w:b/>
                <w:bCs/>
                <w:sz w:val="20"/>
                <w:szCs w:val="20"/>
              </w:rPr>
              <w:br/>
              <w:t>Stand-alone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A98B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Гибридный (спираль + постомат)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EEA32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1290×930×1820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A2380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80 спиральных + 50 постоматных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ACD5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 + Windows</w:t>
            </w:r>
          </w:p>
        </w:tc>
      </w:tr>
      <w:tr w:rsidR="00623282" w:rsidRPr="007B5307" w14:paraId="41F78593" w14:textId="77777777" w:rsidTr="001F236C">
        <w:trPr>
          <w:trHeight w:val="39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8E5D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2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27953" w14:textId="77777777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L8050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55971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Гибридный (спираль + постомат)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51A4C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1290×930×1820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7E24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80 спиральных + 50 постоматных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E752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</w:t>
            </w:r>
          </w:p>
        </w:tc>
      </w:tr>
      <w:tr w:rsidR="00623282" w:rsidRPr="007B5307" w14:paraId="4463BD89" w14:textId="77777777" w:rsidTr="001F236C">
        <w:trPr>
          <w:trHeight w:val="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2C3F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3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A508A" w14:textId="77777777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L80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AE4C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Спиральный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B9697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950×930×1820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17E3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80 спиральных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043F1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</w:t>
            </w:r>
          </w:p>
        </w:tc>
      </w:tr>
      <w:tr w:rsidR="00623282" w:rsidRPr="007B5307" w14:paraId="094F1F65" w14:textId="77777777" w:rsidTr="001F236C">
        <w:trPr>
          <w:trHeight w:val="21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B10AE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4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BB555" w14:textId="77777777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L50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5AB8" w14:textId="4CDE9922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 xml:space="preserve">Спиральный 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FA58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950×755×1220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3A4E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50 спиральных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09AAE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</w:t>
            </w:r>
          </w:p>
        </w:tc>
      </w:tr>
      <w:tr w:rsidR="00623282" w:rsidRPr="007B5307" w14:paraId="424D1853" w14:textId="77777777" w:rsidTr="001F236C">
        <w:trPr>
          <w:trHeight w:val="2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42C6D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5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170E" w14:textId="77777777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C80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5C8A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Постоматный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D5B3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1300×680×1735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2D48D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0F58C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</w:t>
            </w:r>
          </w:p>
        </w:tc>
      </w:tr>
      <w:tr w:rsidR="00623282" w:rsidRPr="007B5307" w14:paraId="346B94F7" w14:textId="77777777" w:rsidTr="001F236C">
        <w:trPr>
          <w:trHeight w:val="45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AED50" w14:textId="77777777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6</w:t>
            </w:r>
          </w:p>
        </w:tc>
        <w:tc>
          <w:tcPr>
            <w:tcW w:w="16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E2A4" w14:textId="77777777" w:rsidR="00623282" w:rsidRPr="00623282" w:rsidRDefault="00623282" w:rsidP="00623282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C80P</w:t>
            </w:r>
          </w:p>
        </w:tc>
        <w:tc>
          <w:tcPr>
            <w:tcW w:w="17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797B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Постоматный (с весами)</w:t>
            </w:r>
          </w:p>
        </w:tc>
        <w:tc>
          <w:tcPr>
            <w:tcW w:w="227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3D9A" w14:textId="77777777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1300×680×1735</w:t>
            </w:r>
          </w:p>
        </w:tc>
        <w:tc>
          <w:tcPr>
            <w:tcW w:w="202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32F9" w14:textId="7BE81A51" w:rsidR="00623282" w:rsidRPr="007B5307" w:rsidRDefault="00623282" w:rsidP="00623282">
            <w:pPr>
              <w:spacing w:after="0" w:line="192" w:lineRule="auto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B6F6C" w14:textId="6AED68BF" w:rsidR="00623282" w:rsidRPr="007B5307" w:rsidRDefault="00623282" w:rsidP="00623282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7B5307">
              <w:rPr>
                <w:sz w:val="20"/>
                <w:szCs w:val="20"/>
              </w:rPr>
              <w:t>Android</w:t>
            </w:r>
          </w:p>
        </w:tc>
      </w:tr>
    </w:tbl>
    <w:p w14:paraId="2ACF2187" w14:textId="171D739D" w:rsidR="003C3C83" w:rsidRPr="003C3C83" w:rsidRDefault="001F236C" w:rsidP="003C3C83">
      <w:pPr>
        <w:rPr>
          <w:b/>
          <w:bCs/>
        </w:rPr>
      </w:pPr>
      <w:r w:rsidRPr="001F236C">
        <w:rPr>
          <w:b/>
          <w:bCs/>
          <w:sz w:val="20"/>
          <w:szCs w:val="20"/>
        </w:rPr>
        <w:t>Примечание:</w:t>
      </w:r>
      <w:r w:rsidRPr="001F236C">
        <w:rPr>
          <w:sz w:val="20"/>
          <w:szCs w:val="20"/>
        </w:rPr>
        <w:t> по каждой модели передаётся работоспособный образец Изделия на всё время проведения работ.</w:t>
      </w:r>
      <w:r w:rsidRPr="006608E6">
        <w:rPr>
          <w:sz w:val="20"/>
          <w:szCs w:val="20"/>
        </w:rPr>
        <w:br/>
      </w:r>
      <w:r w:rsidRPr="001F236C">
        <w:rPr>
          <w:b/>
          <w:bCs/>
        </w:rPr>
        <w:br/>
        <w:t>2</w:t>
      </w:r>
      <w:r w:rsidR="003C3C83" w:rsidRPr="003C3C83">
        <w:rPr>
          <w:b/>
          <w:bCs/>
        </w:rPr>
        <w:t>. Состав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252"/>
        <w:gridCol w:w="6373"/>
      </w:tblGrid>
      <w:tr w:rsidR="003C3C83" w:rsidRPr="003C3C83" w14:paraId="77AF159F" w14:textId="77777777" w:rsidTr="001F236C">
        <w:trPr>
          <w:trHeight w:val="101"/>
          <w:tblHeader/>
        </w:trPr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121B" w14:textId="50637157" w:rsidR="003C3C83" w:rsidRPr="003C3C83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3C3C83"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12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17C64" w14:textId="3501D917" w:rsidR="003C3C83" w:rsidRPr="003C3C83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3C3C83">
              <w:rPr>
                <w:sz w:val="20"/>
                <w:szCs w:val="20"/>
              </w:rPr>
              <w:t xml:space="preserve">Наименование </w:t>
            </w:r>
            <w:r>
              <w:rPr>
                <w:sz w:val="20"/>
                <w:szCs w:val="20"/>
              </w:rPr>
              <w:t>работ</w:t>
            </w:r>
          </w:p>
        </w:tc>
        <w:tc>
          <w:tcPr>
            <w:tcW w:w="341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AEFE" w14:textId="33441679" w:rsidR="003C3C83" w:rsidRPr="003C3C83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3C3C83">
              <w:rPr>
                <w:sz w:val="20"/>
                <w:szCs w:val="20"/>
              </w:rPr>
              <w:t>Результат работ</w:t>
            </w:r>
          </w:p>
        </w:tc>
      </w:tr>
      <w:tr w:rsidR="003C3C83" w:rsidRPr="003C3C83" w14:paraId="52F03D7F" w14:textId="77777777" w:rsidTr="0089583F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5C51" w14:textId="24FE4A05" w:rsidR="003C3C83" w:rsidRPr="003C3C83" w:rsidRDefault="001F236C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3C3C83" w:rsidRPr="003C3C83">
              <w:rPr>
                <w:b/>
                <w:bCs/>
                <w:sz w:val="20"/>
                <w:szCs w:val="20"/>
              </w:rPr>
              <w:t>.1</w:t>
            </w:r>
          </w:p>
        </w:tc>
        <w:tc>
          <w:tcPr>
            <w:tcW w:w="12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B441A" w14:textId="7A51A86E" w:rsidR="003C3C83" w:rsidRPr="003C3C83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Инженерный анализ конструкции</w:t>
            </w:r>
          </w:p>
        </w:tc>
        <w:tc>
          <w:tcPr>
            <w:tcW w:w="34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6786" w14:textId="21A67DB4" w:rsidR="003C3C83" w:rsidRPr="00811B37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sz w:val="20"/>
                <w:szCs w:val="20"/>
              </w:rPr>
              <w:t>Изучение конструкционных и функциональных характеристик Изделия. Замер и отрисовка существующих узлов.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технический отчёт с ведомостью узлов, подлежащих замене/модернизации</w:t>
            </w:r>
          </w:p>
        </w:tc>
      </w:tr>
      <w:tr w:rsidR="003C3C83" w:rsidRPr="003C3C83" w14:paraId="46B74347" w14:textId="77777777" w:rsidTr="0089583F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4055B" w14:textId="6CAA4C2A" w:rsidR="003C3C83" w:rsidRPr="003C3C83" w:rsidRDefault="001F236C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3C3C83" w:rsidRPr="003C3C83">
              <w:rPr>
                <w:b/>
                <w:bCs/>
                <w:sz w:val="20"/>
                <w:szCs w:val="20"/>
              </w:rPr>
              <w:t>.2</w:t>
            </w:r>
          </w:p>
        </w:tc>
        <w:tc>
          <w:tcPr>
            <w:tcW w:w="12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E5431" w14:textId="29A4AFDC" w:rsidR="003C3C83" w:rsidRPr="004257C5" w:rsidRDefault="00623282" w:rsidP="0089583F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Анализ электроники и актуаторов</w:t>
            </w:r>
          </w:p>
        </w:tc>
        <w:tc>
          <w:tcPr>
            <w:tcW w:w="34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0B75C" w14:textId="28C8F931" w:rsidR="003C3C83" w:rsidRPr="003C3C83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sz w:val="20"/>
                <w:szCs w:val="20"/>
              </w:rPr>
              <w:t>Изучение типов и параметров применяемых моторов, замков, датчиков, плат управления. Анализ токов, напряжений, схем подключения. 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отчёт с параметрами электронных компонентов</w:t>
            </w:r>
          </w:p>
        </w:tc>
      </w:tr>
      <w:tr w:rsidR="003C3C83" w:rsidRPr="003C3C83" w14:paraId="088CE0E3" w14:textId="77777777" w:rsidTr="00360468">
        <w:trPr>
          <w:trHeight w:val="870"/>
        </w:trPr>
        <w:tc>
          <w:tcPr>
            <w:tcW w:w="385" w:type="pct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CC232" w14:textId="0D599419" w:rsidR="003C3C83" w:rsidRPr="003C3C83" w:rsidRDefault="001F236C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3C3C83" w:rsidRPr="003C3C83">
              <w:rPr>
                <w:b/>
                <w:bCs/>
                <w:sz w:val="20"/>
                <w:szCs w:val="20"/>
              </w:rPr>
              <w:t>.3</w:t>
            </w:r>
          </w:p>
        </w:tc>
        <w:tc>
          <w:tcPr>
            <w:tcW w:w="1205" w:type="pc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2FC57" w14:textId="0E163C0F" w:rsidR="003C3C83" w:rsidRPr="003C3C83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Анализ ПО и протоколов обмена</w:t>
            </w:r>
          </w:p>
        </w:tc>
        <w:tc>
          <w:tcPr>
            <w:tcW w:w="3410" w:type="pc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758F8" w14:textId="4C56DCC2" w:rsidR="004257C5" w:rsidRPr="004257C5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sz w:val="20"/>
                <w:szCs w:val="20"/>
              </w:rPr>
              <w:t>Изучение интерфейсов управления, протоколов обмена данными между секциями и системой управления.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отчёт с описанием протоколов и интерфейсов</w:t>
            </w:r>
          </w:p>
        </w:tc>
      </w:tr>
      <w:tr w:rsidR="003C3C83" w:rsidRPr="003C3C83" w14:paraId="595B719C" w14:textId="77777777" w:rsidTr="00360468">
        <w:trPr>
          <w:trHeight w:val="527"/>
        </w:trPr>
        <w:tc>
          <w:tcPr>
            <w:tcW w:w="385" w:type="pct"/>
            <w:tcBorders>
              <w:bottom w:val="single" w:sz="4" w:space="0" w:color="auto"/>
            </w:tcBorders>
            <w:shd w:val="clear" w:color="auto" w:fill="FFFF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C202F" w14:textId="6C8C6781" w:rsidR="003C3C83" w:rsidRPr="003C3C83" w:rsidRDefault="001F236C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lastRenderedPageBreak/>
              <w:t>2</w:t>
            </w:r>
            <w:r w:rsidR="003C3C83" w:rsidRPr="003C3C83">
              <w:rPr>
                <w:b/>
                <w:bCs/>
                <w:sz w:val="20"/>
                <w:szCs w:val="20"/>
              </w:rPr>
              <w:t>.4</w:t>
            </w:r>
          </w:p>
        </w:tc>
        <w:tc>
          <w:tcPr>
            <w:tcW w:w="1205" w:type="pct"/>
            <w:tcBorders>
              <w:bottom w:val="single" w:sz="4" w:space="0" w:color="auto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B7BFF" w14:textId="4F1CC74D" w:rsidR="003C3C83" w:rsidRPr="003C3C83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Разработка предложений по модернизации</w:t>
            </w:r>
          </w:p>
        </w:tc>
        <w:tc>
          <w:tcPr>
            <w:tcW w:w="3410" w:type="pct"/>
            <w:tcBorders>
              <w:bottom w:val="single" w:sz="4" w:space="0" w:color="auto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0C611" w14:textId="54F2FA6C" w:rsidR="003C3C83" w:rsidRPr="003C3C83" w:rsidRDefault="00623282" w:rsidP="0089583F">
            <w:pPr>
              <w:spacing w:line="192" w:lineRule="auto"/>
              <w:ind w:left="-13" w:firstLine="13"/>
              <w:rPr>
                <w:sz w:val="20"/>
                <w:szCs w:val="20"/>
              </w:rPr>
            </w:pPr>
            <w:commentRangeStart w:id="2"/>
            <w:r w:rsidRPr="00623282">
              <w:rPr>
                <w:sz w:val="20"/>
                <w:szCs w:val="20"/>
              </w:rPr>
              <w:t>Формирование перечня узлов, подлежащих замене и/или модернизации, с обоснованием решений. 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перечень предложений по модернизации</w:t>
            </w:r>
            <w:commentRangeEnd w:id="2"/>
            <w:r w:rsidR="009A7BF0" w:rsidRPr="003C3C83">
              <w:rPr>
                <w:rStyle w:val="ad"/>
                <w:sz w:val="20"/>
                <w:szCs w:val="20"/>
              </w:rPr>
              <w:commentReference w:id="2"/>
            </w:r>
          </w:p>
        </w:tc>
      </w:tr>
      <w:tr w:rsidR="003C3C83" w:rsidRPr="003C3C83" w14:paraId="6F5DD0B7" w14:textId="77777777" w:rsidTr="00360468">
        <w:tc>
          <w:tcPr>
            <w:tcW w:w="385" w:type="pct"/>
            <w:shd w:val="clear" w:color="auto" w:fill="B3E5A1" w:themeFill="accent6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25C0B" w14:textId="7B839710" w:rsidR="003C3C83" w:rsidRPr="003C3C83" w:rsidRDefault="001F236C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3C3C83" w:rsidRPr="003C3C83">
              <w:rPr>
                <w:b/>
                <w:bCs/>
                <w:sz w:val="20"/>
                <w:szCs w:val="20"/>
              </w:rPr>
              <w:t>.5</w:t>
            </w:r>
          </w:p>
        </w:tc>
        <w:tc>
          <w:tcPr>
            <w:tcW w:w="1205" w:type="pct"/>
            <w:shd w:val="clear" w:color="auto" w:fill="B3E5A1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DAD3" w14:textId="5137BB1E" w:rsidR="003C3C83" w:rsidRPr="003C3C83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Создание промышленной модели</w:t>
            </w:r>
          </w:p>
        </w:tc>
        <w:tc>
          <w:tcPr>
            <w:tcW w:w="3410" w:type="pct"/>
            <w:shd w:val="clear" w:color="auto" w:fill="B3E5A1" w:themeFill="accent6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BFC5" w14:textId="78582463" w:rsidR="003C3C83" w:rsidRPr="003A2114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commentRangeStart w:id="3"/>
            <w:r w:rsidRPr="00623282">
              <w:rPr>
                <w:sz w:val="20"/>
                <w:szCs w:val="20"/>
              </w:rPr>
              <w:t>Разработка промышленной модели Изделия на базе результатов реверс-инжиниринга, пригодной для тиражирования. </w:t>
            </w:r>
            <w:r w:rsidRPr="00623282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комплект КД для изготовления промышленной модели</w:t>
            </w:r>
            <w:commentRangeEnd w:id="3"/>
            <w:r w:rsidR="003A2114" w:rsidRPr="00B863E0">
              <w:rPr>
                <w:rStyle w:val="ad"/>
                <w:sz w:val="20"/>
                <w:szCs w:val="20"/>
              </w:rPr>
              <w:commentReference w:id="3"/>
            </w:r>
          </w:p>
        </w:tc>
      </w:tr>
      <w:tr w:rsidR="00623282" w:rsidRPr="003C3C83" w14:paraId="65206CA2" w14:textId="77777777" w:rsidTr="0089583F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FF588" w14:textId="02372C8C" w:rsidR="00623282" w:rsidRPr="00623282" w:rsidRDefault="001F236C" w:rsidP="0089583F">
            <w:pPr>
              <w:spacing w:after="0" w:line="192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623282">
              <w:rPr>
                <w:b/>
                <w:bCs/>
                <w:sz w:val="20"/>
                <w:szCs w:val="20"/>
                <w:lang w:val="en-US"/>
              </w:rPr>
              <w:t>.6</w:t>
            </w:r>
          </w:p>
        </w:tc>
        <w:tc>
          <w:tcPr>
            <w:tcW w:w="12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B1FFF" w14:textId="24F95DCD" w:rsidR="00623282" w:rsidRPr="00623282" w:rsidRDefault="00623282" w:rsidP="0089583F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Адаптация ПО</w:t>
            </w:r>
          </w:p>
        </w:tc>
        <w:tc>
          <w:tcPr>
            <w:tcW w:w="341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75F50" w14:textId="21A60B8B" w:rsidR="00623282" w:rsidRPr="00623282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sz w:val="20"/>
                <w:szCs w:val="20"/>
              </w:rPr>
              <w:t>Адаптация ПО нижнего и среднего уровней под особенности конструкции Изделия.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адаптированное ПО, протокол испытаний</w:t>
            </w:r>
          </w:p>
        </w:tc>
      </w:tr>
      <w:tr w:rsidR="00623282" w:rsidRPr="003C3C83" w14:paraId="69771B59" w14:textId="77777777" w:rsidTr="006608E6">
        <w:tc>
          <w:tcPr>
            <w:tcW w:w="385" w:type="pct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8AE50" w14:textId="70C6CCDF" w:rsidR="00623282" w:rsidRDefault="00623282" w:rsidP="0089583F">
            <w:pPr>
              <w:spacing w:after="0" w:line="192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2.7</w:t>
            </w:r>
          </w:p>
        </w:tc>
        <w:tc>
          <w:tcPr>
            <w:tcW w:w="1205" w:type="pc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42987" w14:textId="3B1E86B9" w:rsidR="00623282" w:rsidRPr="00623282" w:rsidRDefault="00623282" w:rsidP="0089583F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Испытания и отладка</w:t>
            </w:r>
          </w:p>
        </w:tc>
        <w:tc>
          <w:tcPr>
            <w:tcW w:w="3410" w:type="pct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9DA42" w14:textId="0D0F9D5E" w:rsidR="00623282" w:rsidRPr="00623282" w:rsidRDefault="00623282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23282">
              <w:rPr>
                <w:sz w:val="20"/>
                <w:szCs w:val="20"/>
              </w:rPr>
              <w:t>Проведение испытаний Изделия после доработки, отладка всех узлов и систем. 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протокол испытаний</w:t>
            </w:r>
          </w:p>
        </w:tc>
      </w:tr>
      <w:tr w:rsidR="00623282" w:rsidRPr="003C3C83" w14:paraId="299B3E39" w14:textId="77777777" w:rsidTr="006608E6">
        <w:tc>
          <w:tcPr>
            <w:tcW w:w="385" w:type="pct"/>
            <w:shd w:val="clear" w:color="auto" w:fill="B3E5A1" w:themeFill="accent6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6446E" w14:textId="268833B4" w:rsidR="00623282" w:rsidRDefault="00623282" w:rsidP="0089583F">
            <w:pPr>
              <w:spacing w:after="0" w:line="192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2.8</w:t>
            </w:r>
          </w:p>
        </w:tc>
        <w:tc>
          <w:tcPr>
            <w:tcW w:w="1205" w:type="pct"/>
            <w:shd w:val="clear" w:color="auto" w:fill="B3E5A1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C0C46" w14:textId="4738CEE0" w:rsidR="00623282" w:rsidRPr="00623282" w:rsidRDefault="00623282" w:rsidP="0089583F">
            <w:pPr>
              <w:spacing w:after="0" w:line="192" w:lineRule="auto"/>
              <w:rPr>
                <w:b/>
                <w:bCs/>
                <w:sz w:val="20"/>
                <w:szCs w:val="20"/>
              </w:rPr>
            </w:pPr>
            <w:r w:rsidRPr="00623282">
              <w:rPr>
                <w:b/>
                <w:bCs/>
                <w:sz w:val="20"/>
                <w:szCs w:val="20"/>
              </w:rPr>
              <w:t>Разработка документации</w:t>
            </w:r>
          </w:p>
        </w:tc>
        <w:tc>
          <w:tcPr>
            <w:tcW w:w="3410" w:type="pct"/>
            <w:shd w:val="clear" w:color="auto" w:fill="B3E5A1" w:themeFill="accent6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FAAE1" w14:textId="6A1EBB13" w:rsidR="00623282" w:rsidRPr="00623282" w:rsidRDefault="00623282" w:rsidP="0089583F">
            <w:pPr>
              <w:spacing w:after="0" w:line="192" w:lineRule="auto"/>
              <w:rPr>
                <w:sz w:val="20"/>
                <w:szCs w:val="20"/>
                <w:lang w:val="en-US"/>
              </w:rPr>
            </w:pPr>
            <w:commentRangeStart w:id="4"/>
            <w:r w:rsidRPr="00623282">
              <w:rPr>
                <w:sz w:val="20"/>
                <w:szCs w:val="20"/>
              </w:rPr>
              <w:t>Разработка проектной и эксплуатационной документации по аппаратной части. </w:t>
            </w:r>
            <w:r w:rsidRPr="006608E6">
              <w:rPr>
                <w:sz w:val="20"/>
                <w:szCs w:val="20"/>
              </w:rPr>
              <w:br/>
            </w:r>
            <w:r w:rsidRPr="00623282">
              <w:rPr>
                <w:b/>
                <w:bCs/>
                <w:sz w:val="20"/>
                <w:szCs w:val="20"/>
              </w:rPr>
              <w:t>Результат:</w:t>
            </w:r>
            <w:r w:rsidRPr="00623282">
              <w:rPr>
                <w:sz w:val="20"/>
                <w:szCs w:val="20"/>
              </w:rPr>
              <w:t> комплект документации</w:t>
            </w:r>
            <w:commentRangeEnd w:id="4"/>
            <w:r w:rsidR="00AE43C6" w:rsidRPr="00623282">
              <w:rPr>
                <w:rStyle w:val="ad"/>
                <w:sz w:val="20"/>
                <w:szCs w:val="20"/>
                <w:lang w:val="en-US"/>
              </w:rPr>
              <w:commentReference w:id="4"/>
            </w:r>
          </w:p>
        </w:tc>
      </w:tr>
    </w:tbl>
    <w:p w14:paraId="3FC2804B" w14:textId="7169E852" w:rsidR="003C3C83" w:rsidRPr="003C3C83" w:rsidRDefault="003C3C83" w:rsidP="003C3C83">
      <w:pPr>
        <w:rPr>
          <w:b/>
          <w:bCs/>
        </w:rPr>
      </w:pPr>
      <w:r>
        <w:rPr>
          <w:b/>
          <w:bCs/>
        </w:rPr>
        <w:br/>
      </w:r>
      <w:r w:rsidR="001F236C">
        <w:rPr>
          <w:b/>
          <w:bCs/>
          <w:lang w:val="en-US"/>
        </w:rPr>
        <w:t>3</w:t>
      </w:r>
      <w:r w:rsidRPr="003C3C83">
        <w:rPr>
          <w:b/>
          <w:bCs/>
        </w:rPr>
        <w:t>. Требования к ТКП</w:t>
      </w:r>
    </w:p>
    <w:p w14:paraId="23C0A5C6" w14:textId="77777777" w:rsidR="003C3C83" w:rsidRPr="006F1092" w:rsidRDefault="003C3C83" w:rsidP="003C3C83">
      <w:pPr>
        <w:rPr>
          <w:sz w:val="20"/>
          <w:szCs w:val="20"/>
        </w:rPr>
      </w:pPr>
      <w:r w:rsidRPr="006F1092">
        <w:rPr>
          <w:sz w:val="20"/>
          <w:szCs w:val="20"/>
        </w:rPr>
        <w:t>Просим предоставить технико-коммерческое предложение, содержащее: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4401"/>
        <w:gridCol w:w="4459"/>
      </w:tblGrid>
      <w:tr w:rsidR="003C3C83" w:rsidRPr="006F1092" w14:paraId="5E3E65FB" w14:textId="77777777" w:rsidTr="003C3C83">
        <w:trPr>
          <w:tblHeader/>
        </w:trPr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5F51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№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97DB8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Раздел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8C6C6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Содержание</w:t>
            </w:r>
          </w:p>
        </w:tc>
      </w:tr>
      <w:tr w:rsidR="003C3C83" w:rsidRPr="006F1092" w14:paraId="416A49A3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B3609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1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4C7AA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Стоимость по каждому этапу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CC124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С разбивкой по этапам и итоговая сумма</w:t>
            </w:r>
          </w:p>
        </w:tc>
      </w:tr>
      <w:tr w:rsidR="003C3C83" w:rsidRPr="006F1092" w14:paraId="7CB7A084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7B79A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2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B4A10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Срок выполнения по каждому этапу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52DB7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В календарных днях</w:t>
            </w:r>
          </w:p>
        </w:tc>
      </w:tr>
      <w:tr w:rsidR="003C3C83" w:rsidRPr="006F1092" w14:paraId="5D31A854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5DC65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3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CCA9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Общий срок выполнения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C2B31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С учётом перекрытия этапов</w:t>
            </w:r>
          </w:p>
        </w:tc>
      </w:tr>
      <w:tr w:rsidR="003C3C83" w:rsidRPr="006F1092" w14:paraId="196D0412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37AD4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4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BE876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Условия оплаты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1E1B7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Порядок, сроки, размер аванса</w:t>
            </w:r>
          </w:p>
        </w:tc>
      </w:tr>
      <w:tr w:rsidR="003C3C83" w:rsidRPr="006F1092" w14:paraId="44326C55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F12C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5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DD52A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Гарантийные обязательства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77E3B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Срок гарантии на результат работ</w:t>
            </w:r>
          </w:p>
        </w:tc>
      </w:tr>
      <w:tr w:rsidR="003C3C83" w:rsidRPr="006F1092" w14:paraId="6F8A04F8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DCFB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6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7CCD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Требования к передаче Изделия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4825D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Порядок, сроки, условия</w:t>
            </w:r>
          </w:p>
        </w:tc>
      </w:tr>
      <w:tr w:rsidR="003C3C83" w:rsidRPr="006F1092" w14:paraId="72C5C8F6" w14:textId="77777777" w:rsidTr="003C3C83">
        <w:tc>
          <w:tcPr>
            <w:tcW w:w="25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DA079" w14:textId="77777777" w:rsidR="003C3C83" w:rsidRPr="006F1092" w:rsidRDefault="003C3C83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7</w:t>
            </w:r>
          </w:p>
        </w:tc>
        <w:tc>
          <w:tcPr>
            <w:tcW w:w="23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F787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Состав документации</w:t>
            </w:r>
          </w:p>
        </w:tc>
        <w:tc>
          <w:tcPr>
            <w:tcW w:w="238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F161" w14:textId="77777777" w:rsidR="003C3C83" w:rsidRPr="006F1092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Что входит в комплект КД</w:t>
            </w:r>
          </w:p>
        </w:tc>
      </w:tr>
    </w:tbl>
    <w:p w14:paraId="3CD4E5A7" w14:textId="75B36EEB" w:rsidR="003C3C83" w:rsidRPr="006F1092" w:rsidRDefault="003C3C83" w:rsidP="003C3C83">
      <w:pPr>
        <w:rPr>
          <w:b/>
          <w:bCs/>
          <w:sz w:val="20"/>
          <w:szCs w:val="20"/>
        </w:rPr>
      </w:pPr>
      <w:r w:rsidRPr="006F1092">
        <w:rPr>
          <w:b/>
          <w:bCs/>
          <w:sz w:val="20"/>
          <w:szCs w:val="20"/>
        </w:rPr>
        <w:br/>
      </w:r>
      <w:r w:rsidR="001F236C" w:rsidRPr="001F236C">
        <w:rPr>
          <w:b/>
          <w:bCs/>
          <w:sz w:val="20"/>
          <w:szCs w:val="20"/>
        </w:rPr>
        <w:t>4</w:t>
      </w:r>
      <w:r w:rsidRPr="006F1092">
        <w:rPr>
          <w:b/>
          <w:bCs/>
          <w:sz w:val="20"/>
          <w:szCs w:val="20"/>
        </w:rPr>
        <w:t>. Условия выполнения работ</w:t>
      </w:r>
    </w:p>
    <w:p w14:paraId="383DB13C" w14:textId="191EA42F" w:rsidR="00E22F22" w:rsidRPr="006F1092" w:rsidRDefault="001F236C" w:rsidP="0089583F">
      <w:pPr>
        <w:spacing w:after="0"/>
        <w:rPr>
          <w:b/>
          <w:bCs/>
          <w:sz w:val="20"/>
          <w:szCs w:val="20"/>
        </w:rPr>
      </w:pPr>
      <w:r w:rsidRPr="001F236C">
        <w:rPr>
          <w:b/>
          <w:bCs/>
          <w:sz w:val="20"/>
          <w:szCs w:val="20"/>
        </w:rPr>
        <w:t>4</w:t>
      </w:r>
      <w:r w:rsidR="00E22F22" w:rsidRPr="006F1092">
        <w:rPr>
          <w:b/>
          <w:bCs/>
          <w:sz w:val="20"/>
          <w:szCs w:val="20"/>
        </w:rPr>
        <w:t>.1 Общая схема взаимодействия сторон</w:t>
      </w:r>
      <w:r w:rsidR="00E22F22" w:rsidRPr="006F1092">
        <w:rPr>
          <w:b/>
          <w:bCs/>
          <w:sz w:val="20"/>
          <w:szCs w:val="20"/>
        </w:rPr>
        <w:br/>
      </w:r>
      <w:r w:rsidR="00E22F22" w:rsidRPr="006F1092">
        <w:rPr>
          <w:sz w:val="20"/>
          <w:szCs w:val="20"/>
        </w:rPr>
        <w:t>Работы по настоящему Заказу выполняются по схеме встречных поставок, предусматривающей две последовательные сделки купли-продажи</w:t>
      </w:r>
      <w:r w:rsidR="00E22F22" w:rsidRPr="006F1092">
        <w:rPr>
          <w:b/>
          <w:bCs/>
          <w:sz w:val="20"/>
          <w:szCs w:val="20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1559"/>
        <w:gridCol w:w="1559"/>
        <w:gridCol w:w="3538"/>
      </w:tblGrid>
      <w:tr w:rsidR="00E22F22" w:rsidRPr="006F1092" w14:paraId="70909717" w14:textId="77777777" w:rsidTr="0089583F">
        <w:trPr>
          <w:trHeight w:val="288"/>
        </w:trPr>
        <w:tc>
          <w:tcPr>
            <w:tcW w:w="562" w:type="dxa"/>
            <w:vAlign w:val="center"/>
          </w:tcPr>
          <w:p w14:paraId="0608DCFB" w14:textId="7CAD4C69" w:rsidR="00E22F22" w:rsidRPr="006F1092" w:rsidRDefault="00E22F22" w:rsidP="0089583F">
            <w:pPr>
              <w:spacing w:line="192" w:lineRule="auto"/>
              <w:jc w:val="center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127" w:type="dxa"/>
            <w:vAlign w:val="center"/>
          </w:tcPr>
          <w:p w14:paraId="1D1243DB" w14:textId="55750138" w:rsidR="00E22F22" w:rsidRPr="006F1092" w:rsidRDefault="00E22F22" w:rsidP="0089583F">
            <w:pPr>
              <w:spacing w:line="192" w:lineRule="auto"/>
              <w:jc w:val="center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Сделка</w:t>
            </w:r>
          </w:p>
        </w:tc>
        <w:tc>
          <w:tcPr>
            <w:tcW w:w="1559" w:type="dxa"/>
            <w:vAlign w:val="center"/>
          </w:tcPr>
          <w:p w14:paraId="60C1E4A6" w14:textId="6CF15944" w:rsidR="00E22F22" w:rsidRPr="006F1092" w:rsidRDefault="00E22F22" w:rsidP="0089583F">
            <w:pPr>
              <w:spacing w:line="192" w:lineRule="auto"/>
              <w:jc w:val="center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Продавец</w:t>
            </w:r>
          </w:p>
        </w:tc>
        <w:tc>
          <w:tcPr>
            <w:tcW w:w="1559" w:type="dxa"/>
            <w:vAlign w:val="center"/>
          </w:tcPr>
          <w:p w14:paraId="096DA813" w14:textId="2899B758" w:rsidR="00E22F22" w:rsidRPr="006F1092" w:rsidRDefault="00E22F22" w:rsidP="0089583F">
            <w:pPr>
              <w:spacing w:line="192" w:lineRule="auto"/>
              <w:jc w:val="center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Покупатель</w:t>
            </w:r>
          </w:p>
        </w:tc>
        <w:tc>
          <w:tcPr>
            <w:tcW w:w="3538" w:type="dxa"/>
            <w:vAlign w:val="center"/>
          </w:tcPr>
          <w:p w14:paraId="4ED5865E" w14:textId="01D289CE" w:rsidR="00E22F22" w:rsidRPr="006F1092" w:rsidRDefault="00E22F22" w:rsidP="0089583F">
            <w:pPr>
              <w:spacing w:line="192" w:lineRule="auto"/>
              <w:jc w:val="center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Предмет</w:t>
            </w:r>
          </w:p>
        </w:tc>
      </w:tr>
      <w:tr w:rsidR="00E22F22" w:rsidRPr="006F1092" w14:paraId="2FD9F6AF" w14:textId="77777777" w:rsidTr="00E22F22">
        <w:tc>
          <w:tcPr>
            <w:tcW w:w="562" w:type="dxa"/>
          </w:tcPr>
          <w:p w14:paraId="7601507A" w14:textId="1F595B0C" w:rsidR="00E22F22" w:rsidRPr="006F1092" w:rsidRDefault="00E22F22" w:rsidP="0089583F">
            <w:pPr>
              <w:spacing w:line="192" w:lineRule="auto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127" w:type="dxa"/>
          </w:tcPr>
          <w:p w14:paraId="2B7953BB" w14:textId="66BBC0C0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Первая поставка</w:t>
            </w:r>
          </w:p>
        </w:tc>
        <w:tc>
          <w:tcPr>
            <w:tcW w:w="1559" w:type="dxa"/>
          </w:tcPr>
          <w:p w14:paraId="688DE6B3" w14:textId="39C94068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Заказчик</w:t>
            </w:r>
          </w:p>
        </w:tc>
        <w:tc>
          <w:tcPr>
            <w:tcW w:w="1559" w:type="dxa"/>
          </w:tcPr>
          <w:p w14:paraId="26D862F4" w14:textId="70F3738F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Исполнитель</w:t>
            </w:r>
          </w:p>
        </w:tc>
        <w:tc>
          <w:tcPr>
            <w:tcW w:w="3538" w:type="dxa"/>
          </w:tcPr>
          <w:p w14:paraId="56590321" w14:textId="3301A5B2" w:rsidR="00E22F22" w:rsidRPr="006F1092" w:rsidRDefault="001F236C" w:rsidP="0089583F">
            <w:pPr>
              <w:spacing w:line="192" w:lineRule="auto"/>
              <w:rPr>
                <w:sz w:val="20"/>
                <w:szCs w:val="20"/>
              </w:rPr>
            </w:pPr>
            <w:r w:rsidRPr="001F236C">
              <w:rPr>
                <w:sz w:val="20"/>
                <w:szCs w:val="20"/>
              </w:rPr>
              <w:t>Комплектующие для сборки полнофункциональных Изделий WATE Technology</w:t>
            </w:r>
          </w:p>
        </w:tc>
      </w:tr>
      <w:tr w:rsidR="00E22F22" w:rsidRPr="006F1092" w14:paraId="110557E2" w14:textId="77777777" w:rsidTr="00E22F22">
        <w:tc>
          <w:tcPr>
            <w:tcW w:w="562" w:type="dxa"/>
          </w:tcPr>
          <w:p w14:paraId="57D96E6A" w14:textId="42069B6C" w:rsidR="00E22F22" w:rsidRPr="006F1092" w:rsidRDefault="00E22F22" w:rsidP="0089583F">
            <w:pPr>
              <w:spacing w:line="192" w:lineRule="auto"/>
              <w:rPr>
                <w:b/>
                <w:bCs/>
                <w:sz w:val="20"/>
                <w:szCs w:val="20"/>
              </w:rPr>
            </w:pPr>
            <w:r w:rsidRPr="006F1092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127" w:type="dxa"/>
          </w:tcPr>
          <w:p w14:paraId="4B6DC65A" w14:textId="74E23C44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Вторая поставка</w:t>
            </w:r>
          </w:p>
        </w:tc>
        <w:tc>
          <w:tcPr>
            <w:tcW w:w="1559" w:type="dxa"/>
          </w:tcPr>
          <w:p w14:paraId="4D5F4F79" w14:textId="42441980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Исполнитель</w:t>
            </w:r>
          </w:p>
        </w:tc>
        <w:tc>
          <w:tcPr>
            <w:tcW w:w="1559" w:type="dxa"/>
          </w:tcPr>
          <w:p w14:paraId="5C78BA8F" w14:textId="3B9FAF87" w:rsidR="00E22F22" w:rsidRPr="006F1092" w:rsidRDefault="00E22F22" w:rsidP="0089583F">
            <w:pPr>
              <w:spacing w:line="192" w:lineRule="auto"/>
              <w:rPr>
                <w:sz w:val="20"/>
                <w:szCs w:val="20"/>
              </w:rPr>
            </w:pPr>
            <w:r w:rsidRPr="006F1092">
              <w:rPr>
                <w:sz w:val="20"/>
                <w:szCs w:val="20"/>
              </w:rPr>
              <w:t>Заказчик</w:t>
            </w:r>
          </w:p>
        </w:tc>
        <w:tc>
          <w:tcPr>
            <w:tcW w:w="3538" w:type="dxa"/>
          </w:tcPr>
          <w:p w14:paraId="1E99E57B" w14:textId="16B6E56D" w:rsidR="00E22F22" w:rsidRPr="006F1092" w:rsidRDefault="001F236C" w:rsidP="0089583F">
            <w:pPr>
              <w:spacing w:line="192" w:lineRule="auto"/>
              <w:rPr>
                <w:sz w:val="20"/>
                <w:szCs w:val="20"/>
              </w:rPr>
            </w:pPr>
            <w:r w:rsidRPr="001F236C">
              <w:rPr>
                <w:sz w:val="20"/>
                <w:szCs w:val="20"/>
              </w:rPr>
              <w:t>Готовые Изделия после выполнения всех работ, предусмотренных настоящим Заказом</w:t>
            </w:r>
          </w:p>
        </w:tc>
      </w:tr>
    </w:tbl>
    <w:p w14:paraId="4F3296F0" w14:textId="79E3B3BC" w:rsidR="001F236C" w:rsidRDefault="001F236C" w:rsidP="0089583F">
      <w:pPr>
        <w:spacing w:after="0"/>
        <w:rPr>
          <w:b/>
          <w:bCs/>
          <w:sz w:val="20"/>
          <w:szCs w:val="20"/>
        </w:rPr>
      </w:pPr>
    </w:p>
    <w:p w14:paraId="2F732138" w14:textId="77777777" w:rsidR="001F236C" w:rsidRPr="006608E6" w:rsidRDefault="001F236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D5D2865" w14:textId="77777777" w:rsidR="0089583F" w:rsidRPr="006F1092" w:rsidRDefault="0089583F" w:rsidP="0089583F">
      <w:pPr>
        <w:spacing w:after="0"/>
        <w:rPr>
          <w:b/>
          <w:bCs/>
          <w:sz w:val="20"/>
          <w:szCs w:val="20"/>
        </w:rPr>
      </w:pPr>
    </w:p>
    <w:p w14:paraId="1FDEDC02" w14:textId="16EC1722" w:rsidR="00E22F22" w:rsidRPr="006F1092" w:rsidRDefault="001F236C" w:rsidP="0089583F">
      <w:pPr>
        <w:spacing w:after="0"/>
        <w:rPr>
          <w:b/>
          <w:bCs/>
          <w:sz w:val="20"/>
          <w:szCs w:val="20"/>
        </w:rPr>
      </w:pPr>
      <w:r w:rsidRPr="00DA6EF5">
        <w:rPr>
          <w:b/>
          <w:bCs/>
          <w:sz w:val="20"/>
          <w:szCs w:val="20"/>
        </w:rPr>
        <w:t>4</w:t>
      </w:r>
      <w:r w:rsidR="00E22F22" w:rsidRPr="006F1092">
        <w:rPr>
          <w:b/>
          <w:bCs/>
          <w:sz w:val="20"/>
          <w:szCs w:val="20"/>
        </w:rPr>
        <w:t>.2 Первая поставка: передача комплектующих</w:t>
      </w:r>
    </w:p>
    <w:p w14:paraId="0A84D519" w14:textId="04E4A485" w:rsidR="00E22F22" w:rsidRPr="00DA6EF5" w:rsidRDefault="00E22F22" w:rsidP="0089583F">
      <w:pPr>
        <w:spacing w:after="0" w:line="240" w:lineRule="auto"/>
        <w:ind w:firstLine="708"/>
        <w:rPr>
          <w:b/>
          <w:bCs/>
          <w:sz w:val="20"/>
          <w:szCs w:val="20"/>
        </w:rPr>
      </w:pPr>
      <w:r w:rsidRPr="006F1092">
        <w:rPr>
          <w:sz w:val="20"/>
          <w:szCs w:val="20"/>
        </w:rPr>
        <w:t xml:space="preserve">Для выполнения работ, предусмотренных настоящим Заказом, Заказчик реализует Исполнителю комплектующие изделия и материалы, необходимые для сборки полнофункционального аппарата </w:t>
      </w:r>
      <w:r w:rsidR="00DA6EF5">
        <w:rPr>
          <w:sz w:val="20"/>
          <w:szCs w:val="20"/>
        </w:rPr>
        <w:t xml:space="preserve">производства </w:t>
      </w:r>
      <w:r w:rsidR="00DA6EF5">
        <w:rPr>
          <w:sz w:val="20"/>
          <w:szCs w:val="20"/>
          <w:lang w:val="en-US"/>
        </w:rPr>
        <w:t>Wate</w:t>
      </w:r>
      <w:r w:rsidR="00DA6EF5" w:rsidRPr="00DA6EF5">
        <w:rPr>
          <w:sz w:val="20"/>
          <w:szCs w:val="20"/>
        </w:rPr>
        <w:t xml:space="preserve"> </w:t>
      </w:r>
      <w:r w:rsidR="00DA6EF5">
        <w:rPr>
          <w:sz w:val="20"/>
          <w:szCs w:val="20"/>
          <w:lang w:val="en-US"/>
        </w:rPr>
        <w:t>technology</w:t>
      </w:r>
    </w:p>
    <w:p w14:paraId="24EFD210" w14:textId="77777777" w:rsidR="00E22F22" w:rsidRPr="006F1092" w:rsidRDefault="00E22F22" w:rsidP="0089583F">
      <w:p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Передача комплектующих оформляется товарной накладной (ТОРГ-12) или универсальным передаточным документом (УПД). Право собственности на комплектующие переходит к Исполнителю с момента подписания передаточных документов.</w:t>
      </w:r>
    </w:p>
    <w:p w14:paraId="1F5A6936" w14:textId="77777777" w:rsidR="00E22F22" w:rsidRPr="006F1092" w:rsidRDefault="00E22F22" w:rsidP="0089583F">
      <w:p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Оплата комплектующих осуществляется на условиях отсрочки платежа, порядок и сроки которой согласовываются Сторонами дополнительно.</w:t>
      </w:r>
    </w:p>
    <w:p w14:paraId="39EE1A32" w14:textId="77777777" w:rsidR="0089583F" w:rsidRPr="006F1092" w:rsidRDefault="0089583F" w:rsidP="0089583F">
      <w:pPr>
        <w:spacing w:after="0" w:line="240" w:lineRule="auto"/>
        <w:rPr>
          <w:sz w:val="20"/>
          <w:szCs w:val="20"/>
        </w:rPr>
      </w:pPr>
    </w:p>
    <w:p w14:paraId="1C68E4F0" w14:textId="4E986697" w:rsidR="00E22F22" w:rsidRPr="006F1092" w:rsidRDefault="00E22F22" w:rsidP="0089583F">
      <w:pPr>
        <w:spacing w:after="0" w:line="240" w:lineRule="auto"/>
        <w:rPr>
          <w:b/>
          <w:bCs/>
          <w:sz w:val="20"/>
          <w:szCs w:val="20"/>
        </w:rPr>
      </w:pPr>
      <w:r w:rsidRPr="006F1092">
        <w:rPr>
          <w:b/>
          <w:bCs/>
          <w:sz w:val="20"/>
          <w:szCs w:val="20"/>
        </w:rPr>
        <w:t>4.3. Вторая поставка: передача готового Изделия</w:t>
      </w:r>
    </w:p>
    <w:p w14:paraId="3BEC32B2" w14:textId="37CE1879" w:rsidR="00E22F22" w:rsidRPr="006F1092" w:rsidRDefault="00E22F22" w:rsidP="0089583F">
      <w:pPr>
        <w:spacing w:after="0" w:line="240" w:lineRule="auto"/>
        <w:ind w:firstLine="708"/>
        <w:rPr>
          <w:sz w:val="20"/>
          <w:szCs w:val="20"/>
        </w:rPr>
      </w:pPr>
      <w:r w:rsidRPr="006F1092">
        <w:rPr>
          <w:sz w:val="20"/>
          <w:szCs w:val="20"/>
        </w:rPr>
        <w:t xml:space="preserve">По завершении всех работ, предусмотренных настоящим Заказом, Исполнитель реализует Заказчику готовое Изделие — аппарат </w:t>
      </w:r>
      <w:r w:rsidR="00DA6EF5">
        <w:rPr>
          <w:sz w:val="20"/>
          <w:szCs w:val="20"/>
          <w:lang w:val="en-US"/>
        </w:rPr>
        <w:t>Wate</w:t>
      </w:r>
      <w:r w:rsidR="00DA6EF5" w:rsidRPr="00DA6EF5">
        <w:rPr>
          <w:sz w:val="20"/>
          <w:szCs w:val="20"/>
        </w:rPr>
        <w:t xml:space="preserve"> </w:t>
      </w:r>
      <w:r w:rsidR="00DA6EF5">
        <w:rPr>
          <w:sz w:val="20"/>
          <w:szCs w:val="20"/>
          <w:lang w:val="en-US"/>
        </w:rPr>
        <w:t>technology</w:t>
      </w:r>
      <w:r w:rsidRPr="006F1092">
        <w:rPr>
          <w:sz w:val="20"/>
          <w:szCs w:val="20"/>
        </w:rPr>
        <w:t>, прошедший полный цикл доработки в соответствии с результатами всех этапов работ по настоящему Заказу.</w:t>
      </w:r>
    </w:p>
    <w:p w14:paraId="6F61990C" w14:textId="77777777" w:rsidR="00E22F22" w:rsidRPr="006F1092" w:rsidRDefault="00E22F22" w:rsidP="0089583F">
      <w:p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Стоимость готового Изделия включает:</w:t>
      </w:r>
    </w:p>
    <w:p w14:paraId="0E395F04" w14:textId="77777777" w:rsidR="00E22F22" w:rsidRPr="006F1092" w:rsidRDefault="00E22F22" w:rsidP="0089583F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стоимость комплектующих, ранее переданных Заказчиком;</w:t>
      </w:r>
    </w:p>
    <w:p w14:paraId="49FEE775" w14:textId="77777777" w:rsidR="00E22F22" w:rsidRPr="006F1092" w:rsidRDefault="00E22F22" w:rsidP="0089583F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стоимость работ Исполнителя по реверс-инжинирингу, проектированию, адаптации ПО, испытаниям и разработке документации.</w:t>
      </w:r>
    </w:p>
    <w:p w14:paraId="4F5C4308" w14:textId="77777777" w:rsidR="0089583F" w:rsidRPr="006F1092" w:rsidRDefault="0089583F" w:rsidP="0089583F">
      <w:pPr>
        <w:spacing w:after="0" w:line="240" w:lineRule="auto"/>
        <w:ind w:left="720"/>
        <w:rPr>
          <w:sz w:val="20"/>
          <w:szCs w:val="20"/>
        </w:rPr>
      </w:pPr>
    </w:p>
    <w:p w14:paraId="094C7131" w14:textId="3578C63C" w:rsidR="003C3C83" w:rsidRPr="006F1092" w:rsidRDefault="00E22F22" w:rsidP="0089583F">
      <w:pPr>
        <w:spacing w:after="0" w:line="240" w:lineRule="auto"/>
        <w:rPr>
          <w:sz w:val="20"/>
          <w:szCs w:val="20"/>
        </w:rPr>
      </w:pPr>
      <w:r w:rsidRPr="006F1092">
        <w:rPr>
          <w:sz w:val="20"/>
          <w:szCs w:val="20"/>
        </w:rPr>
        <w:t>Передача готового Изделия оформляется товарной накладной (ТОРГ-12) или универсальным передаточным документом (УПД). Право собственности на готовое Изделие переходит к Заказчику с момента подписания передаточных документов.</w:t>
      </w:r>
    </w:p>
    <w:p w14:paraId="7D454188" w14:textId="77777777" w:rsidR="006F1092" w:rsidRDefault="006F1092" w:rsidP="0089583F">
      <w:pPr>
        <w:spacing w:after="0"/>
        <w:rPr>
          <w:b/>
          <w:bCs/>
          <w:sz w:val="20"/>
          <w:szCs w:val="20"/>
        </w:rPr>
      </w:pPr>
    </w:p>
    <w:p w14:paraId="549F0E89" w14:textId="0DB07B91" w:rsidR="003C3C83" w:rsidRPr="006F1092" w:rsidRDefault="001F236C" w:rsidP="0089583F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5</w:t>
      </w:r>
      <w:r w:rsidR="003C3C83" w:rsidRPr="006F1092">
        <w:rPr>
          <w:b/>
          <w:bCs/>
          <w:sz w:val="20"/>
          <w:szCs w:val="20"/>
        </w:rPr>
        <w:t>. Представители Сторон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3C3C83" w:rsidRPr="0089583F" w14:paraId="720472B3" w14:textId="77777777" w:rsidTr="00D12D98">
        <w:trPr>
          <w:trHeight w:val="20"/>
          <w:tblHeader/>
        </w:trPr>
        <w:tc>
          <w:tcPr>
            <w:tcW w:w="46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D7E46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Заказчик</w:t>
            </w:r>
          </w:p>
        </w:tc>
        <w:tc>
          <w:tcPr>
            <w:tcW w:w="4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41D6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Исполнитель</w:t>
            </w:r>
          </w:p>
        </w:tc>
      </w:tr>
      <w:tr w:rsidR="003C3C83" w:rsidRPr="0089583F" w14:paraId="66C1930B" w14:textId="77777777" w:rsidTr="00D12D98">
        <w:trPr>
          <w:trHeight w:val="20"/>
        </w:trPr>
        <w:tc>
          <w:tcPr>
            <w:tcW w:w="46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13391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b/>
                <w:bCs/>
                <w:sz w:val="20"/>
                <w:szCs w:val="20"/>
              </w:rPr>
              <w:t>Сидоров Семен Евгеньевич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402F0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b/>
                <w:bCs/>
                <w:sz w:val="20"/>
                <w:szCs w:val="20"/>
              </w:rPr>
              <w:t>Кукушкин Иван Николаевич</w:t>
            </w:r>
          </w:p>
        </w:tc>
      </w:tr>
      <w:tr w:rsidR="003C3C83" w:rsidRPr="0089583F" w14:paraId="583CF06F" w14:textId="77777777" w:rsidTr="00D12D98">
        <w:trPr>
          <w:trHeight w:val="20"/>
        </w:trPr>
        <w:tc>
          <w:tcPr>
            <w:tcW w:w="46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2EF61" w14:textId="6177EB4A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Директор Департамента «Инструмент»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22AB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Генеральный директор</w:t>
            </w:r>
          </w:p>
        </w:tc>
      </w:tr>
      <w:tr w:rsidR="003C3C83" w:rsidRPr="0089583F" w14:paraId="35FE9C75" w14:textId="77777777" w:rsidTr="00D12D98">
        <w:trPr>
          <w:trHeight w:val="20"/>
        </w:trPr>
        <w:tc>
          <w:tcPr>
            <w:tcW w:w="46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0A4E5" w14:textId="4EBA4AAA" w:rsidR="003C3C83" w:rsidRPr="0089583F" w:rsidRDefault="00D12D98" w:rsidP="0089583F">
            <w:pPr>
              <w:spacing w:after="0" w:line="192" w:lineRule="auto"/>
              <w:jc w:val="center"/>
              <w:rPr>
                <w:sz w:val="20"/>
                <w:szCs w:val="20"/>
                <w:lang w:val="en-US"/>
              </w:rPr>
            </w:pPr>
            <w:r w:rsidRPr="0089583F">
              <w:rPr>
                <w:sz w:val="20"/>
                <w:szCs w:val="20"/>
              </w:rPr>
              <w:t>Тел.: +7 </w:t>
            </w:r>
            <w:r w:rsidRPr="0089583F">
              <w:rPr>
                <w:sz w:val="20"/>
                <w:szCs w:val="20"/>
                <w:lang w:val="en-US"/>
              </w:rPr>
              <w:t>963-856-21-31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2C57A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Тел.: +7 917 119-05-01</w:t>
            </w:r>
          </w:p>
        </w:tc>
      </w:tr>
      <w:tr w:rsidR="003C3C83" w:rsidRPr="0089583F" w14:paraId="0F96D5F7" w14:textId="77777777" w:rsidTr="00D12D98">
        <w:trPr>
          <w:trHeight w:val="20"/>
        </w:trPr>
        <w:tc>
          <w:tcPr>
            <w:tcW w:w="46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504C2" w14:textId="34F0EC4D" w:rsidR="003C3C83" w:rsidRPr="0089583F" w:rsidRDefault="00D12D98" w:rsidP="0089583F">
            <w:pPr>
              <w:spacing w:after="0" w:line="192" w:lineRule="auto"/>
              <w:jc w:val="center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E-mail: </w:t>
            </w:r>
            <w:r w:rsidRPr="0089583F">
              <w:rPr>
                <w:sz w:val="20"/>
                <w:szCs w:val="20"/>
                <w:lang w:val="en-US"/>
              </w:rPr>
              <w:t>ss</w:t>
            </w:r>
            <w:r w:rsidRPr="0089583F">
              <w:rPr>
                <w:sz w:val="20"/>
                <w:szCs w:val="20"/>
              </w:rPr>
              <w:t>@</w:t>
            </w:r>
            <w:r w:rsidRPr="0089583F">
              <w:rPr>
                <w:sz w:val="20"/>
                <w:szCs w:val="20"/>
                <w:lang w:val="en-US"/>
              </w:rPr>
              <w:t>tm</w:t>
            </w:r>
            <w:r w:rsidRPr="0089583F">
              <w:rPr>
                <w:sz w:val="20"/>
                <w:szCs w:val="20"/>
              </w:rPr>
              <w:t>96.</w:t>
            </w:r>
            <w:r w:rsidRPr="0089583F">
              <w:rPr>
                <w:sz w:val="20"/>
                <w:szCs w:val="20"/>
                <w:lang w:val="en-US"/>
              </w:rPr>
              <w:t>ru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2832" w14:textId="77777777" w:rsidR="003C3C83" w:rsidRPr="0089583F" w:rsidRDefault="003C3C83" w:rsidP="0089583F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E-mail: info@mas-tech.ru</w:t>
            </w:r>
          </w:p>
        </w:tc>
      </w:tr>
    </w:tbl>
    <w:p w14:paraId="638EBD4F" w14:textId="614B3E38" w:rsidR="003C3C83" w:rsidRPr="003C3C83" w:rsidRDefault="001F236C" w:rsidP="003C3C83">
      <w:pPr>
        <w:rPr>
          <w:b/>
          <w:bCs/>
        </w:rPr>
      </w:pPr>
      <w:r>
        <w:rPr>
          <w:b/>
          <w:bCs/>
          <w:lang w:val="en-US"/>
        </w:rPr>
        <w:t>6</w:t>
      </w:r>
      <w:r w:rsidR="003C3C83" w:rsidRPr="003C3C83">
        <w:rPr>
          <w:b/>
          <w:bCs/>
        </w:rPr>
        <w:t>. Реквизиты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4348"/>
      </w:tblGrid>
      <w:tr w:rsidR="003C3C83" w:rsidRPr="0089583F" w14:paraId="34B10C8B" w14:textId="77777777" w:rsidTr="006F1092">
        <w:trPr>
          <w:tblHeader/>
        </w:trPr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16872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ЗАКАЗЧИК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DB12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ИСПОЛНИТЕЛЬ</w:t>
            </w:r>
          </w:p>
        </w:tc>
      </w:tr>
      <w:tr w:rsidR="003C3C83" w:rsidRPr="0089583F" w14:paraId="4AF38459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0385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b/>
                <w:bCs/>
                <w:sz w:val="20"/>
                <w:szCs w:val="20"/>
              </w:rPr>
              <w:t>ООО «Точные машины»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C2AE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b/>
                <w:bCs/>
                <w:sz w:val="20"/>
                <w:szCs w:val="20"/>
              </w:rPr>
              <w:t>ООО «МАС»</w:t>
            </w:r>
          </w:p>
        </w:tc>
      </w:tr>
      <w:tr w:rsidR="003C3C83" w:rsidRPr="0089583F" w14:paraId="6742BA11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1CFA" w14:textId="77777777" w:rsidR="003C3C83" w:rsidRPr="007B5307" w:rsidRDefault="003C3C83" w:rsidP="007F5A45">
            <w:pPr>
              <w:spacing w:after="0" w:line="192" w:lineRule="auto"/>
              <w:rPr>
                <w:sz w:val="20"/>
                <w:szCs w:val="20"/>
                <w:lang w:val="en-US"/>
              </w:rPr>
            </w:pPr>
            <w:r w:rsidRPr="0089583F">
              <w:rPr>
                <w:sz w:val="20"/>
                <w:szCs w:val="20"/>
              </w:rPr>
              <w:t>Фактический адрес: 620078, г. Екатеринбург, ул. Педагогическая, 8А, офис 23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98A12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Фактический адрес: 443050, г. Самара, ул. Бугурусланская, д.81</w:t>
            </w:r>
          </w:p>
        </w:tc>
      </w:tr>
      <w:tr w:rsidR="003C3C83" w:rsidRPr="0089583F" w14:paraId="2970B505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8FCD0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Юридический адрес: 620078, г. Екатеринбург, ул. Педагогическая, 8А, офис 23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77AD9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Юридический адрес: 443050, г. Самара, ул. Бугурусланская, д.81</w:t>
            </w:r>
          </w:p>
        </w:tc>
      </w:tr>
      <w:tr w:rsidR="003C3C83" w:rsidRPr="0089583F" w14:paraId="1C753AB9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D40A7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Тел.: +7 962 312-22-68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3D94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Тел.: +7 917 119-05-01</w:t>
            </w:r>
          </w:p>
        </w:tc>
      </w:tr>
      <w:tr w:rsidR="003C3C83" w:rsidRPr="0089583F" w14:paraId="036F9201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A8A85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ОГРН 1106670007180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FCD1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ОГРН 1096312002060</w:t>
            </w:r>
          </w:p>
        </w:tc>
      </w:tr>
      <w:tr w:rsidR="003C3C83" w:rsidRPr="0089583F" w14:paraId="573B0C3C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0ED0E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ИНН 6670286290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310DE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ИНН 6312088682</w:t>
            </w:r>
          </w:p>
        </w:tc>
      </w:tr>
      <w:tr w:rsidR="003C3C83" w:rsidRPr="0089583F" w14:paraId="1F04EC8B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12FBE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КПП 667001001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4C9D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КПП 631201001</w:t>
            </w:r>
          </w:p>
        </w:tc>
      </w:tr>
      <w:tr w:rsidR="003C3C83" w:rsidRPr="0089583F" w14:paraId="7478DFC5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4B3E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Банк: ФИЛИАЛ «ЕКАТЕРИНБУРГСКИЙ» АО «АЛЬФА-БАНК»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A4C97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Банк: ПАО «СБЕРБАНК»</w:t>
            </w:r>
          </w:p>
        </w:tc>
      </w:tr>
      <w:tr w:rsidR="003C3C83" w:rsidRPr="0089583F" w14:paraId="54EC90BF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7B22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lastRenderedPageBreak/>
              <w:t>Р/с 40702810638060002019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9ADC7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Р/с 40702810354400051070</w:t>
            </w:r>
          </w:p>
        </w:tc>
      </w:tr>
      <w:tr w:rsidR="003C3C83" w:rsidRPr="0089583F" w14:paraId="1908F4B2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9C6FB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К/с 30101810100000000964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4B9F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К/с 30101810200000000607</w:t>
            </w:r>
          </w:p>
        </w:tc>
      </w:tr>
      <w:tr w:rsidR="003C3C83" w:rsidRPr="0089583F" w14:paraId="6B520081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013A7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БИК 046577964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EAFFB" w14:textId="77777777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БИК 043601607</w:t>
            </w:r>
          </w:p>
        </w:tc>
      </w:tr>
      <w:tr w:rsidR="003C3C83" w:rsidRPr="0089583F" w14:paraId="6EB533D6" w14:textId="77777777" w:rsidTr="006F1092">
        <w:tc>
          <w:tcPr>
            <w:tcW w:w="26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4A47" w14:textId="7EE9E799" w:rsidR="003C3C83" w:rsidRPr="0089583F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E-mail: </w:t>
            </w:r>
            <w:r w:rsidR="00D12D98" w:rsidRPr="0089583F">
              <w:rPr>
                <w:sz w:val="20"/>
                <w:szCs w:val="20"/>
                <w:lang w:val="en-US"/>
              </w:rPr>
              <w:t>tm</w:t>
            </w:r>
            <w:r w:rsidR="00D12D98" w:rsidRPr="0089583F">
              <w:rPr>
                <w:sz w:val="20"/>
                <w:szCs w:val="20"/>
              </w:rPr>
              <w:t>@</w:t>
            </w:r>
            <w:r w:rsidR="00D12D98" w:rsidRPr="0089583F">
              <w:rPr>
                <w:sz w:val="20"/>
                <w:szCs w:val="20"/>
                <w:lang w:val="en-US"/>
              </w:rPr>
              <w:t>tm</w:t>
            </w:r>
            <w:r w:rsidR="00D12D98" w:rsidRPr="0089583F">
              <w:rPr>
                <w:sz w:val="20"/>
                <w:szCs w:val="20"/>
              </w:rPr>
              <w:t>96.</w:t>
            </w:r>
            <w:r w:rsidR="00D12D98" w:rsidRPr="0089583F">
              <w:rPr>
                <w:sz w:val="20"/>
                <w:szCs w:val="20"/>
                <w:lang w:val="en-US"/>
              </w:rPr>
              <w:t>ru</w:t>
            </w:r>
          </w:p>
        </w:tc>
        <w:tc>
          <w:tcPr>
            <w:tcW w:w="23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0518D" w14:textId="77777777" w:rsidR="003C3C83" w:rsidRPr="006608E6" w:rsidRDefault="003C3C83" w:rsidP="007F5A45">
            <w:pPr>
              <w:spacing w:after="0" w:line="192" w:lineRule="auto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  <w:lang w:val="en-US"/>
              </w:rPr>
              <w:t>E</w:t>
            </w:r>
            <w:r w:rsidRPr="006608E6">
              <w:rPr>
                <w:sz w:val="20"/>
                <w:szCs w:val="20"/>
              </w:rPr>
              <w:t>-</w:t>
            </w:r>
            <w:r w:rsidRPr="0089583F">
              <w:rPr>
                <w:sz w:val="20"/>
                <w:szCs w:val="20"/>
                <w:lang w:val="en-US"/>
              </w:rPr>
              <w:t>mail</w:t>
            </w:r>
            <w:r w:rsidRPr="006608E6">
              <w:rPr>
                <w:sz w:val="20"/>
                <w:szCs w:val="20"/>
              </w:rPr>
              <w:t>:</w:t>
            </w:r>
            <w:r w:rsidRPr="0089583F">
              <w:rPr>
                <w:sz w:val="20"/>
                <w:szCs w:val="20"/>
                <w:lang w:val="en-US"/>
              </w:rPr>
              <w:t> info</w:t>
            </w:r>
            <w:r w:rsidRPr="006608E6">
              <w:rPr>
                <w:sz w:val="20"/>
                <w:szCs w:val="20"/>
              </w:rPr>
              <w:t>@</w:t>
            </w:r>
            <w:r w:rsidRPr="0089583F">
              <w:rPr>
                <w:sz w:val="20"/>
                <w:szCs w:val="20"/>
                <w:lang w:val="en-US"/>
              </w:rPr>
              <w:t>mas</w:t>
            </w:r>
            <w:r w:rsidRPr="006608E6">
              <w:rPr>
                <w:sz w:val="20"/>
                <w:szCs w:val="20"/>
              </w:rPr>
              <w:t>-</w:t>
            </w:r>
            <w:r w:rsidRPr="0089583F">
              <w:rPr>
                <w:sz w:val="20"/>
                <w:szCs w:val="20"/>
                <w:lang w:val="en-US"/>
              </w:rPr>
              <w:t>tech</w:t>
            </w:r>
            <w:r w:rsidRPr="006608E6">
              <w:rPr>
                <w:sz w:val="20"/>
                <w:szCs w:val="20"/>
              </w:rPr>
              <w:t>.</w:t>
            </w:r>
            <w:r w:rsidRPr="0089583F">
              <w:rPr>
                <w:sz w:val="20"/>
                <w:szCs w:val="20"/>
                <w:lang w:val="en-US"/>
              </w:rPr>
              <w:t>ru</w:t>
            </w:r>
          </w:p>
        </w:tc>
      </w:tr>
    </w:tbl>
    <w:p w14:paraId="64BCE737" w14:textId="77777777" w:rsidR="006F1092" w:rsidRDefault="006F1092" w:rsidP="006F1092">
      <w:pPr>
        <w:spacing w:after="0" w:line="16" w:lineRule="atLeast"/>
        <w:rPr>
          <w:b/>
          <w:bCs/>
        </w:rPr>
      </w:pPr>
    </w:p>
    <w:p w14:paraId="6650C3B8" w14:textId="64EFF5FD" w:rsidR="003C3C83" w:rsidRPr="006F1092" w:rsidRDefault="003C3C83" w:rsidP="006F1092">
      <w:pPr>
        <w:spacing w:after="0" w:line="16" w:lineRule="atLeast"/>
        <w:rPr>
          <w:b/>
          <w:bCs/>
        </w:rPr>
      </w:pPr>
      <w:r w:rsidRPr="006F1092">
        <w:rPr>
          <w:b/>
          <w:bCs/>
        </w:rPr>
        <w:t>8. Подписи сторон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4648"/>
      </w:tblGrid>
      <w:tr w:rsidR="003C3C83" w:rsidRPr="0089583F" w14:paraId="4379323B" w14:textId="77777777" w:rsidTr="003C3C83">
        <w:trPr>
          <w:tblHeader/>
        </w:trPr>
        <w:tc>
          <w:tcPr>
            <w:tcW w:w="251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14675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ЗАКАЗЧИК</w:t>
            </w:r>
          </w:p>
        </w:tc>
        <w:tc>
          <w:tcPr>
            <w:tcW w:w="248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BD75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ИСПОЛНИТЕЛЬ</w:t>
            </w:r>
          </w:p>
        </w:tc>
      </w:tr>
      <w:tr w:rsidR="003C3C83" w:rsidRPr="0089583F" w14:paraId="3E32A156" w14:textId="77777777" w:rsidTr="003C3C83">
        <w:tc>
          <w:tcPr>
            <w:tcW w:w="25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DDAC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Директор</w:t>
            </w:r>
          </w:p>
        </w:tc>
        <w:tc>
          <w:tcPr>
            <w:tcW w:w="24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CD9F6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Генеральный директор</w:t>
            </w:r>
          </w:p>
        </w:tc>
      </w:tr>
      <w:tr w:rsidR="003C3C83" w:rsidRPr="0089583F" w14:paraId="26B923B5" w14:textId="77777777" w:rsidTr="003C3C83">
        <w:tc>
          <w:tcPr>
            <w:tcW w:w="25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43A88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_________________ /Е.А. Приходько/</w:t>
            </w:r>
          </w:p>
        </w:tc>
        <w:tc>
          <w:tcPr>
            <w:tcW w:w="24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64887" w14:textId="77777777" w:rsidR="003C3C83" w:rsidRPr="0089583F" w:rsidRDefault="003C3C83" w:rsidP="006F1092">
            <w:pPr>
              <w:spacing w:after="0" w:line="16" w:lineRule="atLeast"/>
              <w:rPr>
                <w:sz w:val="20"/>
                <w:szCs w:val="20"/>
              </w:rPr>
            </w:pPr>
            <w:r w:rsidRPr="0089583F">
              <w:rPr>
                <w:sz w:val="20"/>
                <w:szCs w:val="20"/>
              </w:rPr>
              <w:t>_________________ /И.Н. Кукушкин/</w:t>
            </w:r>
          </w:p>
        </w:tc>
      </w:tr>
      <w:tr w:rsidR="0089583F" w:rsidRPr="0089583F" w14:paraId="609AC2C1" w14:textId="77777777" w:rsidTr="003C3C83">
        <w:tc>
          <w:tcPr>
            <w:tcW w:w="251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26745" w14:textId="238CC90B" w:rsidR="0089583F" w:rsidRPr="0089583F" w:rsidRDefault="0089583F" w:rsidP="006F1092">
            <w:pPr>
              <w:spacing w:after="0" w:line="16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М.П.</w:t>
            </w:r>
          </w:p>
        </w:tc>
        <w:tc>
          <w:tcPr>
            <w:tcW w:w="248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09D2F" w14:textId="03875D79" w:rsidR="0089583F" w:rsidRPr="0089583F" w:rsidRDefault="0089583F" w:rsidP="006F1092">
            <w:pPr>
              <w:spacing w:after="0" w:line="16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М.П.</w:t>
            </w:r>
          </w:p>
        </w:tc>
      </w:tr>
    </w:tbl>
    <w:p w14:paraId="43D73EC2" w14:textId="09A313AE" w:rsidR="001D287B" w:rsidRPr="001D287B" w:rsidRDefault="001D287B" w:rsidP="001D287B">
      <w:pPr>
        <w:jc w:val="center"/>
      </w:pPr>
    </w:p>
    <w:sectPr w:rsidR="001D287B" w:rsidRPr="001D2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Иван Кукушкин" w:date="2026-09-30T20:17:00Z" w:initials="ИК">
    <w:p w14:paraId="11F2F88E" w14:textId="77777777" w:rsidR="009A7BF0" w:rsidRDefault="009A7BF0" w:rsidP="009A7BF0">
      <w:pPr>
        <w:pStyle w:val="ae"/>
      </w:pPr>
      <w:r>
        <w:rPr>
          <w:rStyle w:val="ad"/>
        </w:rPr>
        <w:annotationRef/>
      </w:r>
      <w:r>
        <w:t xml:space="preserve">Этот пункт как самостоятельная единица избыточен и не нужен. Он покрывается с нашей стороны разработкой упрощенных ТЗ с вашей их согласованием. </w:t>
      </w:r>
      <w:r>
        <w:br/>
        <w:t>Данное замечание не требует действий, оно поясняет почему пункт не перейдет в ответное ТКП</w:t>
      </w:r>
    </w:p>
  </w:comment>
  <w:comment w:id="3" w:author="Иван Кукушкин" w:date="2026-09-30T20:20:00Z" w:initials="ИК">
    <w:p w14:paraId="72224487" w14:textId="77777777" w:rsidR="003A2114" w:rsidRDefault="003A2114" w:rsidP="003A2114">
      <w:pPr>
        <w:pStyle w:val="ae"/>
      </w:pPr>
      <w:r>
        <w:rPr>
          <w:rStyle w:val="ad"/>
        </w:rPr>
        <w:annotationRef/>
      </w:r>
      <w:r>
        <w:t xml:space="preserve">Этот что то новое )). Этот пункт сразу требует предварительных переговоров с первоначальной целью понимания </w:t>
      </w:r>
      <w:r>
        <w:rPr>
          <w:lang w:val="en-US"/>
        </w:rPr>
        <w:t xml:space="preserve">- </w:t>
      </w:r>
      <w:r>
        <w:t>что он конкретно подразумевает ?. Оценки из представленного списка на предмет а что уже включено в предложение которое давалось и сейчас готовится повторно с уточнениями.</w:t>
      </w:r>
    </w:p>
  </w:comment>
  <w:comment w:id="4" w:author="Иван Кукушкин" w:date="2026-09-30T20:14:00Z" w:initials="ИК">
    <w:p w14:paraId="2D9DC173" w14:textId="77777777" w:rsidR="00AE43C6" w:rsidRDefault="00AE43C6" w:rsidP="00AE43C6">
      <w:pPr>
        <w:pStyle w:val="ae"/>
      </w:pPr>
      <w:r>
        <w:rPr>
          <w:rStyle w:val="ad"/>
        </w:rPr>
        <w:annotationRef/>
      </w:r>
      <w:r>
        <w:t xml:space="preserve">Опять создаем ситуацию с </w:t>
      </w:r>
      <w:r>
        <w:rPr>
          <w:lang w:val="en-US"/>
        </w:rPr>
        <w:t>«</w:t>
      </w:r>
      <w:r>
        <w:t>разорванным» кольцом работ. Чтобы разрабатывать эксплуатационную документацию - необходимо иметь определенный комплект КД (конструкторской документации). Чтобы оценить и тем более разработать тот самый комплект КД необходимо иметь представление о комплектности ПТК не менее чем на 70% т.е. к моменту когда объективно можно оценить стоимость КД нужно иметь карту состава ПТК не менее чем на 70%. На текущем проекте мы это хорошо прочувствовали. Соответственно нужно выделить эти работы в отдельный заказ. Поясню, что под картой ПТК подразумевается не полностью изготовленный ПТК а его описание, конструкция, и ряд других моментов.</w:t>
      </w:r>
      <w:r>
        <w:rPr>
          <w:lang w:val="en-US"/>
        </w:rPr>
        <w:t xml:space="preserve"> </w:t>
      </w:r>
      <w:r>
        <w:t>Поэтому оценить и приступить к разработке КД и эксплуатационной документации мы сможем с некоторым сдвигом по отношению к работам по адаптации ПТК и визуального осмотра новых конструкций. Этот пункт однозначно нужно проговорить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F2F88E" w15:done="0"/>
  <w15:commentEx w15:paraId="72224487" w15:done="0"/>
  <w15:commentEx w15:paraId="2D9DC1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7AE803" w16cex:dateUtc="2026-09-30T16:17:00Z"/>
  <w16cex:commentExtensible w16cex:durableId="1E5E8D82" w16cex:dateUtc="2026-09-30T16:20:00Z"/>
  <w16cex:commentExtensible w16cex:durableId="295DDCC2" w16cex:dateUtc="2026-09-30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F2F88E" w16cid:durableId="557AE803"/>
  <w16cid:commentId w16cid:paraId="72224487" w16cid:durableId="1E5E8D82"/>
  <w16cid:commentId w16cid:paraId="2D9DC173" w16cid:durableId="295DDC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780"/>
    <w:multiLevelType w:val="multilevel"/>
    <w:tmpl w:val="DC1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0DE"/>
    <w:multiLevelType w:val="multilevel"/>
    <w:tmpl w:val="D59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F5A71"/>
    <w:multiLevelType w:val="multilevel"/>
    <w:tmpl w:val="CAE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6F3F"/>
    <w:multiLevelType w:val="hybridMultilevel"/>
    <w:tmpl w:val="32B25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350F7F"/>
    <w:multiLevelType w:val="hybridMultilevel"/>
    <w:tmpl w:val="8CA0387C"/>
    <w:lvl w:ilvl="0" w:tplc="889091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137D0"/>
    <w:multiLevelType w:val="multilevel"/>
    <w:tmpl w:val="BF50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366FB"/>
    <w:multiLevelType w:val="multilevel"/>
    <w:tmpl w:val="005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120B8"/>
    <w:multiLevelType w:val="multilevel"/>
    <w:tmpl w:val="E36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D578B"/>
    <w:multiLevelType w:val="multilevel"/>
    <w:tmpl w:val="552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428E1"/>
    <w:multiLevelType w:val="multilevel"/>
    <w:tmpl w:val="129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72591">
    <w:abstractNumId w:val="5"/>
  </w:num>
  <w:num w:numId="2" w16cid:durableId="139151305">
    <w:abstractNumId w:val="0"/>
  </w:num>
  <w:num w:numId="3" w16cid:durableId="1586572000">
    <w:abstractNumId w:val="2"/>
  </w:num>
  <w:num w:numId="4" w16cid:durableId="2011368427">
    <w:abstractNumId w:val="1"/>
  </w:num>
  <w:num w:numId="5" w16cid:durableId="685906436">
    <w:abstractNumId w:val="9"/>
  </w:num>
  <w:num w:numId="6" w16cid:durableId="232398851">
    <w:abstractNumId w:val="6"/>
  </w:num>
  <w:num w:numId="7" w16cid:durableId="613709263">
    <w:abstractNumId w:val="8"/>
  </w:num>
  <w:num w:numId="8" w16cid:durableId="73866315">
    <w:abstractNumId w:val="3"/>
  </w:num>
  <w:num w:numId="9" w16cid:durableId="1625042217">
    <w:abstractNumId w:val="4"/>
  </w:num>
  <w:num w:numId="10" w16cid:durableId="163448577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Иван Кукушкин">
    <w15:presenceInfo w15:providerId="Windows Live" w15:userId="3a809852355ebf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BA"/>
    <w:rsid w:val="001C2FF4"/>
    <w:rsid w:val="001D287B"/>
    <w:rsid w:val="001F236C"/>
    <w:rsid w:val="00360468"/>
    <w:rsid w:val="003A2114"/>
    <w:rsid w:val="003C3C83"/>
    <w:rsid w:val="003D6672"/>
    <w:rsid w:val="004257C5"/>
    <w:rsid w:val="00450D32"/>
    <w:rsid w:val="00622F2D"/>
    <w:rsid w:val="00623282"/>
    <w:rsid w:val="006608E6"/>
    <w:rsid w:val="006F1092"/>
    <w:rsid w:val="006F611D"/>
    <w:rsid w:val="007B5307"/>
    <w:rsid w:val="007F5A45"/>
    <w:rsid w:val="00811B37"/>
    <w:rsid w:val="0089583F"/>
    <w:rsid w:val="009A7BF0"/>
    <w:rsid w:val="00AE43C6"/>
    <w:rsid w:val="00B702C0"/>
    <w:rsid w:val="00B863E0"/>
    <w:rsid w:val="00C222BA"/>
    <w:rsid w:val="00C45348"/>
    <w:rsid w:val="00D12D98"/>
    <w:rsid w:val="00DA6EF5"/>
    <w:rsid w:val="00DE57C8"/>
    <w:rsid w:val="00E2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2FDEF"/>
  <w15:chartTrackingRefBased/>
  <w15:docId w15:val="{1E0FFF9B-1B92-4FD1-8435-EF5B0608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2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2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2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2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2B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D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AE43C6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AE43C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AE43C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43C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E43C6"/>
    <w:rPr>
      <w:b/>
      <w:bCs/>
      <w:sz w:val="20"/>
      <w:szCs w:val="20"/>
    </w:rPr>
  </w:style>
  <w:style w:type="paragraph" w:styleId="af2">
    <w:name w:val="Revision"/>
    <w:hidden/>
    <w:uiPriority w:val="99"/>
    <w:semiHidden/>
    <w:rsid w:val="00622F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Сидоров</dc:creator>
  <cp:keywords/>
  <dc:description/>
  <cp:lastModifiedBy>Иван Кукушкин</cp:lastModifiedBy>
  <cp:revision>9</cp:revision>
  <dcterms:created xsi:type="dcterms:W3CDTF">2026-09-25T15:13:00Z</dcterms:created>
  <dcterms:modified xsi:type="dcterms:W3CDTF">2026-09-30T16:20:00Z</dcterms:modified>
</cp:coreProperties>
</file>